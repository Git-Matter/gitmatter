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Synthetic NDA Word acceptance</w:t>
      </w:r>
    </w:p>
    <w:p>
      <w:r>
        <w:t xml:space="preserve">Fictional parties, terms and comments. This is a software fixture, not legal advice.</w:t>
      </w:r>
    </w:p>
    <w:p>
      <w:pPr>
        <w:pStyle w:val="Heading1"/>
      </w:pPr>
      <w:r>
        <w:t xml:space="preserve">1. Agreement and obligations</w:t>
      </w:r>
    </w:p>
    <w:p>
      <w:pPr>
        <w:pStyle w:val="AcceptanceClause"/>
        <w:numPr>
          <w:ilvl w:val="0"/>
          <w:numId w:val="2"/>
        </w:numPr>
      </w:pPr>
      <w:r>
        <w:t xml:space="preserve">This mutual non-disclosure agreement is between Example Alpha Ltd and Example Beta Ltd for evaluating a fictional collaboration.</w:t>
      </w:r>
    </w:p>
    <w:p>
      <w:pPr>
        <w:pStyle w:val="AcceptanceClause"/>
        <w:numPr>
          <w:ilvl w:val="0"/>
          <w:numId w:val="2"/>
        </w:numPr>
      </w:pPr>
      <w:r>
        <w:t xml:space="preserve">Each party may use confidential information only to evaluate the collaboration.</w:t>
      </w:r>
    </w:p>
    <w:p>
      <w:pPr>
        <w:pStyle w:val="AcceptanceClause"/>
        <w:numPr>
          <w:ilvl w:val="0"/>
          <w:numId w:val="2"/>
        </w:numPr>
      </w:pPr>
      <w:r>
        <w:rPr>
          <w:b/>
          <w:bCs/>
        </w:rPr>
        <w:t xml:space="preserve">Confidentiality lasts </w:t>
      </w:r>
      <w:r>
        <w:rPr>
          <w:b/>
          <w:bCs/>
        </w:rPr>
        <w:t xml:space="preserve">thre</w:t>
      </w:r>
      <w:r>
        <w:rPr>
          <w:b/>
          <w:bCs/>
        </w:rPr>
        <w:t xml:space="preserve">e years from disclosure.</w:t>
      </w:r>
    </w:p>
    <w:p>
      <w:pPr>
        <w:pStyle w:val="AcceptanceClause"/>
        <w:numPr>
          <w:ilvl w:val="0"/>
          <w:numId w:val="2"/>
        </w:numPr>
      </w:pPr>
      <w:r>
        <w:t xml:space="preserve">Confidential information excludes information already public or independently developed without use of the disclosing party's information.</w:t>
      </w:r>
    </w:p>
    <w:p>
      <w:pPr>
        <w:pStyle w:val="AcceptanceClause"/>
        <w:numPr>
          <w:ilvl w:val="0"/>
          <w:numId w:val="2"/>
        </w:numPr>
      </w:pPr>
      <w:r>
        <w:t xml:space="preserve">The recipient may disclose information required by law </w:t>
      </w:r>
      <w:ins w:id="4" w:author="Fictional application proposer" w:date="2026-10-15T11:16:14.054Z">
        <w:r>
          <w:t xml:space="preserve">after giving prompt notice to the disclosing party where legally permitted</w:t>
        </w:r>
      </w:ins>
      <w:del w:id="3" w:author="Fictional application proposer" w:date="2026-10-15T11:16:14.054Z">
        <w:r>
          <w:delText xml:space="preserve">without notifying the disclosing party</w:delText>
        </w:r>
      </w:del>
      <w:r>
        <w:t xml:space="preserve">.</w:t>
      </w:r>
    </w:p>
    <w:p>
      <w:commentRangeStart w:id="0"/>
      <w:r>
        <w:t xml:space="preserve">Commented synthetic range.</w:t>
      </w:r>
      <w:commentRangeEnd w:id="0"/>
      <w:commentReference w:id="0"/>
    </w:p>
    <w:p>
      <w:r>
        <w:t xml:space="preserve">Synthetic note references</w:t>
      </w:r>
      <w:r>
        <w:rPr>
          <w:rStyle w:val="FootnoteReference"/>
        </w:rPr>
        <w:footnoteReference w:id="1"/>
      </w:r>
      <w:r>
        <w:t xml:space="preserve"> and endnote</w:t>
      </w:r>
      <w:r>
        <w:rPr>
          <w:rStyle w:val="EndnoteReference"/>
        </w:rPr>
        <w:endnoteReference w:id="1"/>
      </w:r>
    </w:p>
    <w:p>
      <w:pPr>
        <w:pStyle w:val="Heading2"/>
      </w:pPr>
      <w:r>
        <w:t xml:space="preserve">2. Fictional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Synthetic value</w:t>
            </w:r>
          </w:p>
        </w:tc>
      </w:tr>
      <w:tr>
        <w:tc>
          <w:p>
            <w:r>
              <w:t xml:space="preserve">Schedule A</w:t>
            </w:r>
          </w:p>
        </w:tc>
        <w:tc>
          <w:p>
            <w:r>
              <w:t xml:space="preserve">No client information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FR" w:author="Fictional reviewer" w:date="2026-10-15T00:00:00.000Z">
    <w:p>
      <w:r>
        <w:t xml:space="preserve">Synthetic comment: inspect this range and preserve the comment.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Fictional endnote outside the application's review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Synthetic footer - no client data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Fictional footnote for software acceptance only.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Synthetic header - confidential software fixture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cceptanceClause">
    <w:name w:val="Acceptance Clause"/>
    <w:basedOn w:val="Normal"/>
    <w:next w:val="AcceptanceClause"/>
    <w:pPr>
      <w:spacing w:after="16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NDA Word acceptance</dc:title>
  <dc:creator>gitmatter synthetic acceptance</dc:creator>
  <dc:description>Fictional software acceptance file. Not legal advice or a firm-approved policy.</dc:description>
  <cp:lastModifiedBy>gitmatter synthetic acceptance</cp:lastModifiedBy>
  <cp:revision>1</cp:revision>
  <dcterms:created xsi:type="dcterms:W3CDTF">2026-10-15T11:16:13.994Z</dcterms:created>
  <dcterms:modified xsi:type="dcterms:W3CDTF">2026-10-15T11:16:13.994Z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