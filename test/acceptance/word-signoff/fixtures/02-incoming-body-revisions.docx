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</w:t>
      </w:r>
      <w:ins w:id="2" w:author="Fictional counterparty" w:date="2026-10-15T11:16:14.528Z">
        <w:r>
          <w:rPr>
            <w:b/>
            <w:bCs/>
          </w:rPr>
          <w:t xml:space="preserve">thre</w:t>
        </w:r>
      </w:ins>
      <w:del w:id="1" w:author="Fictional counterparty" w:date="2026-10-15T11:16:14.528Z">
        <w:r>
          <w:rPr>
            <w:b/>
            <w:bCs/>
          </w:rPr>
          <w:delText xml:space="preserve">fiv</w:delText>
        </w:r>
      </w:del>
      <w:r>
        <w:rPr>
          <w:b/>
          <w:bCs/>
        </w:rPr>
        <w:t xml:space="preserve">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without notifying the disclosing party.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Fictional endnote outside the application's review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Fictional footnote for software acceptance only.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2026-10-15T11:16:13.994Z</dcterms:created>
  <dcterms:modified xsi:type="dcterms:W3CDTF">2026-10-15T11:16:13.994Z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