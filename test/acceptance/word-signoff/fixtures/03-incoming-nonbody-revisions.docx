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five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without notifying the disclosing party.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  <w:ins w:id="9006" w:author="Fictional counterparty" w:date="2026-10-15T00:00:00.000Z">
        <w:r>
          <w:t xml:space="preserve"> Fictional comment revision.</w:t>
        </w:r>
      </w:ins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ins w:id="9004" w:author="Fictional counterparty" w:date="2026-10-15T00:00:00.000Z">
        <w:r>
          <w:t xml:space="preserve">Fictional incoming endnote.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  <w:del w:id="9005" w:author="Fictional counterparty" w:date="2026-10-15T00:00:00.000Z">
      <w:r>
        <w:delText xml:space="preserve"> - removed footer note</w:delText>
      </w:r>
    </w:del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del w:id="9002" w:author="Fictional counterparty" w:date="2026-10-15T00:00:00.000Z">
        <w:r>
          <w:delText xml:space="preserve">Fictional original footnote.</w:delText>
        </w:r>
      </w:del>
      <w:ins w:id="9003" w:author="Fictional counterparty" w:date="2026-10-15T00:00:00.000Z">
        <w:r>
          <w:t xml:space="preserve">Fictional revised footnote.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  <w:ins w:id="9001" w:author="Fictional counterparty" w:date="2026-10-15T00:00:00.000Z">
      <w:r>
        <w:t xml:space="preserve"> - incoming header restriction</w:t>
      </w:r>
    </w:ins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2026-10-15T11:16:14.533Z</dcterms:created>
  <dcterms:modified xsi:type="dcterms:W3CDTF">2026-10-15T11:16:14.533Z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